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ind w:firstLine="720"/>
        <w:rPr/>
      </w:pPr>
      <w:bookmarkStart w:colFirst="0" w:colLast="0" w:name="_l2na60lpioc6" w:id="0"/>
      <w:bookmarkEnd w:id="0"/>
      <w:r w:rsidDel="00000000" w:rsidR="00000000" w:rsidRPr="00000000">
        <w:rPr>
          <w:rtl w:val="0"/>
        </w:rPr>
        <w:t xml:space="preserve">2017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30226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%1a</w:t>
        <w:br w:type="textWrapping"/>
        <w:t xml:space="preserve">% False</w:t>
        <w:br w:type="textWrapping"/>
        <w:t xml:space="preserve">% does not terminate</w:t>
        <w:br w:type="textWrapping"/>
        <w:t xml:space="preserve">% does not terminate, goes out of stack</w:t>
        <w:br w:type="textWrapping"/>
        <w:t xml:space="preserve">% L = []</w:t>
        <w:br w:type="textWrapping"/>
        <w:t xml:space="preserve">% false</w:t>
        <w:br w:type="textWrapping"/>
        <w:t xml:space="preserve">% X = [c]</w:t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1016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%b An anonymous variable is one that every occurrence of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_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denotes a distinct variable. It is called a singleton variable as it only ever appears once in a clause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1295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%c</w:t>
        <w:br w:type="textWrapping"/>
        <w:t xml:space="preserve">lessSome(List1, List2):-  member(X, List1), member(Y, List2),</w:t>
        <w:br w:type="textWrapping"/>
        <w:t xml:space="preserve">                          number(X), number(Y), X&lt;Y, !.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12827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%d</w:t>
        <w:br w:type="textWrapping"/>
        <w:t xml:space="preserve">lessAll([], _ ).</w:t>
        <w:br w:type="textWrapping"/>
        <w:t xml:space="preserve">lessAll([H|T], List2):- lessThanAll(H, List2), lessAll(T, List2).</w:t>
        <w:br w:type="textWrapping"/>
        <w:t xml:space="preserve">lessThanAll(_, []).</w:t>
        <w:br w:type="textWrapping"/>
        <w:t xml:space="preserve">lessThanAll(X, [H|T]):- X&lt;H, lessThanAll(X,T).</w:t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13462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033963" cy="1311994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311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%e (i)</w:t>
        <w:br w:type="textWrapping"/>
        <w:t xml:space="preserve">append([], List, List).</w:t>
        <w:br w:type="textWrapping"/>
        <w:t xml:space="preserve">append([H|T], List2, [H|List3]):- append(T, List2, List3).</w:t>
      </w:r>
    </w:p>
    <w:p w:rsidR="00000000" w:rsidDel="00000000" w:rsidP="00000000" w:rsidRDefault="00000000" w:rsidRPr="00000000" w14:paraId="0000000A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4025900"/>
            <wp:effectExtent b="0" l="0" r="0" t="0"/>
            <wp:docPr id="2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%e (ii)</w:t>
        <w:br w:type="textWrapping"/>
      </w:r>
    </w:p>
    <w:p w:rsidR="00000000" w:rsidDel="00000000" w:rsidP="00000000" w:rsidRDefault="00000000" w:rsidRPr="00000000" w14:paraId="0000000C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Union 1 will run with L3 uninstantiated</w:t>
      </w:r>
    </w:p>
    <w:p w:rsidR="00000000" w:rsidDel="00000000" w:rsidP="00000000" w:rsidRDefault="00000000" w:rsidRPr="00000000" w14:paraId="0000000D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Union 2 needs L3 to be instantiated</w:t>
      </w:r>
    </w:p>
    <w:p w:rsidR="00000000" w:rsidDel="00000000" w:rsidP="00000000" w:rsidRDefault="00000000" w:rsidRPr="00000000" w14:paraId="0000000E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union2([1,2,3],[4,5,6],L). Will never terminate.</w:t>
      </w:r>
    </w:p>
    <w:p w:rsidR="00000000" w:rsidDel="00000000" w:rsidP="00000000" w:rsidRDefault="00000000" w:rsidRPr="00000000" w14:paraId="0000000F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Union 1 requires an ordered L3, if instantiated</w:t>
      </w:r>
    </w:p>
    <w:p w:rsidR="00000000" w:rsidDel="00000000" w:rsidP="00000000" w:rsidRDefault="00000000" w:rsidRPr="00000000" w14:paraId="00000011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Union 2 can handle an unordered L3 </w:t>
      </w:r>
    </w:p>
    <w:p w:rsidR="00000000" w:rsidDel="00000000" w:rsidP="00000000" w:rsidRDefault="00000000" w:rsidRPr="00000000" w14:paraId="00000012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union1([1,2,3],[4,5,6],[1,2,4,3,6,5]) Will fail</w:t>
      </w:r>
      <w:commentRangeStart w:id="0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</w:t>
      </w:r>
      <w:commentRangeEnd w:id="0"/>
      <w:r w:rsidDel="00000000" w:rsidR="00000000" w:rsidRPr="00000000">
        <w:commentReference w:id="0"/>
      </w:r>
      <w:commentRangeStart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rPr>
          <w:rFonts w:ascii="Courier New" w:cs="Courier New" w:eastAsia="Courier New" w:hAnsi="Courier New"/>
        </w:rPr>
      </w:pP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26543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%e (iii)a|</w:t>
        <w:br w:type="textWrapping"/>
        <w:tab/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p(List):- var(List)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% append(T, TT, [1,2,3,4,5]). Will produce all possible lists T, TT that result in T’’. union(T,TT, [1,2,3,4,5]). Will throw an error because L1, L2 need to be instantiate</w:t>
      </w:r>
      <w:commentRangeStart w:id="2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15621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%2a</w:t>
        <w:br w:type="textWrapping"/>
        <w:t xml:space="preserve">sum([X], X).</w:t>
        <w:br w:type="textWrapping"/>
        <w:t xml:space="preserve">sum([X,Y|List], Sum):- sum([Y|List], PR), Sum is PR+X.</w:t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20193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%b</w:t>
      </w:r>
    </w:p>
    <w:p w:rsidR="00000000" w:rsidDel="00000000" w:rsidP="00000000" w:rsidRDefault="00000000" w:rsidRPr="00000000" w14:paraId="0000001A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tail recursive predicate is one whose final recursive call is to itself. A function call is said to be tail recursive if there is nothing to do after the function returns except return its value.</w:t>
      </w:r>
    </w:p>
    <w:p w:rsidR="00000000" w:rsidDel="00000000" w:rsidP="00000000" w:rsidRDefault="00000000" w:rsidRPr="00000000" w14:paraId="0000001B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length1(List, N):- tailLength(List, 0, N).</w:t>
        <w:br w:type="textWrapping"/>
        <w:br w:type="textWrapping"/>
        <w:t xml:space="preserve">tailLength([], Acc, Acc).</w:t>
        <w:br w:type="textWrapping"/>
        <w:t xml:space="preserve">tailLength([_|T], Acc, N):- NewAcc is Acc+1, tailLength(T, NewAcc, N).</w:t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33401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%c</w:t>
        <w:br w:type="textWrapping"/>
        <w:t xml:space="preserve">split(Number, List, Small, Big):- member(Number, List), allNumeral(List), spl(Number, List, Small, Big).</w:t>
      </w:r>
    </w:p>
    <w:p w:rsidR="00000000" w:rsidDel="00000000" w:rsidP="00000000" w:rsidRDefault="00000000" w:rsidRPr="00000000" w14:paraId="0000001D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allNumeral([]).</w:t>
        <w:br w:type="textWrapping"/>
        <w:t xml:space="preserve">allNumeral([H|T]):- number(H), allNumeral(T).</w:t>
        <w:br w:type="textWrapping"/>
        <w:br w:type="textWrapping"/>
        <w:t xml:space="preserve">spl(_, [], [], []).</w:t>
        <w:br w:type="textWrapping"/>
        <w:t xml:space="preserve">spl(Number, [H|T], [H|Small], Big):- Number&gt;H, spl(Number, T, Small, Big).</w:t>
        <w:br w:type="textWrapping"/>
        <w:t xml:space="preserve">spl(Number, [H|T], Small, Big):- Number =:= H, spl(Number, T, Small, Big).</w:t>
        <w:br w:type="textWrapping"/>
        <w:t xml:space="preserve">spl(Number, [H|T], Small, [H|Big]):- Number&lt;H, spl(Number, T, Small, Big).</w:t>
      </w:r>
    </w:p>
    <w:p w:rsidR="00000000" w:rsidDel="00000000" w:rsidP="00000000" w:rsidRDefault="00000000" w:rsidRPr="00000000" w14:paraId="0000001E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23368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%d</w:t>
        <w:br w:type="textWrapping"/>
        <w:br w:type="textWrapping"/>
        <w:t xml:space="preserve">median(List, Median) :-  setof(X, member(X, List), List),</w:t>
        <w:br w:type="textWrapping"/>
        <w:t xml:space="preserve">                            split(Median, List, Small, Big), length1(Big, N), length1(Small, N).</w:t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19685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%e</w:t>
        <w:br w:type="textWrapping"/>
        <w:t xml:space="preserve">remove(X, List, Rest) :- member(X, List), rm(X, List, Rest).</w:t>
        <w:br w:type="textWrapping"/>
        <w:br w:type="textWrapping"/>
        <w:t xml:space="preserve">rm(_, [], []).</w:t>
        <w:br w:type="textWrapping"/>
        <w:t xml:space="preserve">rm(X, [X|T], Rest):- rm(X, T, Rest).</w:t>
        <w:br w:type="textWrapping"/>
        <w:t xml:space="preserve">rm(X, [H|T], [H|Rest]):- X\=H, rm(X, T, Rest).</w:t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1765300"/>
            <wp:effectExtent b="0" l="0" r="0" t="0"/>
            <wp:docPr id="3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%f</w:t>
        <w:br w:type="textWrapping"/>
        <w:t xml:space="preserve">permute([],[]).</w:t>
        <w:br w:type="textWrapping"/>
        <w:t xml:space="preserve">permute([H|T], List2):- remove(H, List2, NewList2), permute(T, NewList2).</w:t>
        <w:br w:type="textWrapping"/>
      </w:r>
    </w:p>
    <w:p w:rsidR="00000000" w:rsidDel="00000000" w:rsidP="00000000" w:rsidRDefault="00000000" w:rsidRPr="00000000" w14:paraId="0000001F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%Question 3</w:t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42418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s3 --&gt; a(N), b(M), s33, {M&gt;0, N&gt;0}.</w:t>
      </w:r>
    </w:p>
    <w:p w:rsidR="00000000" w:rsidDel="00000000" w:rsidP="00000000" w:rsidRDefault="00000000" w:rsidRPr="00000000" w14:paraId="0000002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s33 --&gt; [].</w:t>
      </w:r>
    </w:p>
    <w:p w:rsidR="00000000" w:rsidDel="00000000" w:rsidP="00000000" w:rsidRDefault="00000000" w:rsidRPr="00000000" w14:paraId="0000002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s33 --&gt; a(N), b(M), {M&gt;0, N&gt;0}.</w:t>
      </w:r>
    </w:p>
    <w:p w:rsidR="00000000" w:rsidDel="00000000" w:rsidP="00000000" w:rsidRDefault="00000000" w:rsidRPr="00000000" w14:paraId="0000002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a(N) --&gt; [0], a(NN), {N is NN+1}.</w:t>
      </w:r>
    </w:p>
    <w:p w:rsidR="00000000" w:rsidDel="00000000" w:rsidP="00000000" w:rsidRDefault="00000000" w:rsidRPr="00000000" w14:paraId="0000002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a(0) --&gt; [].</w:t>
      </w:r>
    </w:p>
    <w:p w:rsidR="00000000" w:rsidDel="00000000" w:rsidP="00000000" w:rsidRDefault="00000000" w:rsidRPr="00000000" w14:paraId="0000002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b(N) --&gt; [1,1], b(NN), {N is NN+1}.</w:t>
      </w:r>
    </w:p>
    <w:p w:rsidR="00000000" w:rsidDel="00000000" w:rsidP="00000000" w:rsidRDefault="00000000" w:rsidRPr="00000000" w14:paraId="0000002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b(0) --&gt; [].</w:t>
      </w:r>
    </w:p>
    <w:p w:rsidR="00000000" w:rsidDel="00000000" w:rsidP="00000000" w:rsidRDefault="00000000" w:rsidRPr="00000000" w14:paraId="0000002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s4(A,Z):- aa(N,A,B), bb(M, B,C), s44(C, Z), M&gt;0, N&gt;0.</w:t>
      </w:r>
    </w:p>
    <w:p w:rsidR="00000000" w:rsidDel="00000000" w:rsidP="00000000" w:rsidRDefault="00000000" w:rsidRPr="00000000" w14:paraId="0000002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s44(X, X).</w:t>
      </w:r>
    </w:p>
    <w:p w:rsidR="00000000" w:rsidDel="00000000" w:rsidP="00000000" w:rsidRDefault="00000000" w:rsidRPr="00000000" w14:paraId="0000003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s44(A, Z):- aa(N,A,B), bb(M, B,Z), M&gt;0, N&gt;0.</w:t>
      </w:r>
    </w:p>
    <w:p w:rsidR="00000000" w:rsidDel="00000000" w:rsidP="00000000" w:rsidRDefault="00000000" w:rsidRPr="00000000" w14:paraId="0000003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aa(N, [0|X], Z):- aa(M, X, Z), N is M+1.</w:t>
      </w:r>
    </w:p>
    <w:p w:rsidR="00000000" w:rsidDel="00000000" w:rsidP="00000000" w:rsidRDefault="00000000" w:rsidRPr="00000000" w14:paraId="0000003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aa(0, X,X).</w:t>
      </w:r>
    </w:p>
    <w:p w:rsidR="00000000" w:rsidDel="00000000" w:rsidP="00000000" w:rsidRDefault="00000000" w:rsidRPr="00000000" w14:paraId="0000003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bb(N, [1,1|X], Z):- bb(M, X, Z), N is M+1.</w:t>
      </w:r>
    </w:p>
    <w:p w:rsidR="00000000" w:rsidDel="00000000" w:rsidP="00000000" w:rsidRDefault="00000000" w:rsidRPr="00000000" w14:paraId="0000003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bb(0, X,X).</w:t>
      </w:r>
    </w:p>
    <w:p w:rsidR="00000000" w:rsidDel="00000000" w:rsidP="00000000" w:rsidRDefault="00000000" w:rsidRPr="00000000" w14:paraId="00000035">
      <w:pPr>
        <w:pStyle w:val="Heading2"/>
        <w:spacing w:line="240" w:lineRule="auto"/>
        <w:rPr>
          <w:sz w:val="20"/>
          <w:szCs w:val="20"/>
        </w:rPr>
      </w:pPr>
      <w:bookmarkStart w:colFirst="0" w:colLast="0" w:name="_y1ono9aasx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spacing w:line="240" w:lineRule="auto"/>
        <w:rPr>
          <w:sz w:val="20"/>
          <w:szCs w:val="20"/>
        </w:rPr>
      </w:pPr>
      <w:bookmarkStart w:colFirst="0" w:colLast="0" w:name="_fgth6ciedx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bvrszqbjisi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2uncsm122ljy" w:id="4"/>
      <w:bookmarkEnd w:id="4"/>
      <w:r w:rsidDel="00000000" w:rsidR="00000000" w:rsidRPr="00000000">
        <w:rPr>
          <w:rtl w:val="0"/>
        </w:rPr>
        <w:t xml:space="preserve">2016</w:t>
      </w:r>
    </w:p>
    <w:p w:rsidR="00000000" w:rsidDel="00000000" w:rsidP="00000000" w:rsidRDefault="00000000" w:rsidRPr="00000000" w14:paraId="00000039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495925" cy="3838575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</w:t>
      </w:r>
    </w:p>
    <w:p w:rsidR="00000000" w:rsidDel="00000000" w:rsidP="00000000" w:rsidRDefault="00000000" w:rsidRPr="00000000" w14:paraId="0000003B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 a</w:t>
        <w:br w:type="textWrapping"/>
        <w:t xml:space="preserve">% i) X = 1</w:t>
        <w:br w:type="textWrapping"/>
        <w:t xml:space="preserve">% ii) False</w:t>
        <w:br w:type="textWrapping"/>
        <w:t xml:space="preserve">% iii) False</w:t>
        <w:br w:type="textWrapping"/>
        <w:t xml:space="preserve">% iv) true</w:t>
        <w:br w:type="textWrapping"/>
        <w:t xml:space="preserve">% v) False</w:t>
        <w:br w:type="textWrapping"/>
        <w:t xml:space="preserve">% vi) true</w:t>
        <w:br w:type="textWrapping"/>
        <w:t xml:space="preserve">% vii) dictionary error, though should be true on older versions</w:t>
        <w:br w:type="textWrapping"/>
        <w:t xml:space="preserve">% viii) false</w:t>
        <w:br w:type="textWrapping"/>
        <w:t xml:space="preserve">% ix) non instantiated for X</w:t>
        <w:br w:type="textWrapping"/>
        <w:t xml:space="preserve">% x) L = [], for some reason</w:t>
        <w:br w:type="textWrapping"/>
        <w:tab/>
        <w:t xml:space="preserve">(L is an uninstantiated list, findall will find instances where x does not equal 1 in L. There are none. There for List is empty.</w:t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714875" cy="447675"/>
            <wp:effectExtent b="0" l="0" r="0" t="0"/>
            <wp:docPr id="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26416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%</w:t>
      </w:r>
    </w:p>
    <w:p w:rsidR="00000000" w:rsidDel="00000000" w:rsidP="00000000" w:rsidRDefault="00000000" w:rsidRPr="00000000" w14:paraId="0000003D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isSet1([]).</w:t>
      </w:r>
    </w:p>
    <w:p w:rsidR="00000000" w:rsidDel="00000000" w:rsidP="00000000" w:rsidRDefault="00000000" w:rsidRPr="00000000" w14:paraId="0000003E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isSet1([H|T]):-</w:t>
      </w:r>
    </w:p>
    <w:p w:rsidR="00000000" w:rsidDel="00000000" w:rsidP="00000000" w:rsidRDefault="00000000" w:rsidRPr="00000000" w14:paraId="0000003F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040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isSet2([]).</w:t>
        <w:br w:type="textWrapping"/>
        <w:t xml:space="preserve">isSet2([H|T]):- nonMember(H, T), isSet2(T).</w:t>
        <w:br w:type="textWrapping"/>
        <w:br w:type="textWrapping"/>
        <w:t xml:space="preserve">nonMember2(_, []).</w:t>
        <w:br w:type="textWrapping"/>
        <w:t xml:space="preserve">nonMember2(X, [H|T]):- X\=H, nonMember2(X, T).</w:t>
        <w:br w:type="textWrapping"/>
        <w:br w:type="textWrapping"/>
        <w:t xml:space="preserve">isSetAlt(List) :-  setof(X, member(X, List), List).</w:t>
      </w:r>
    </w:p>
    <w:p w:rsidR="00000000" w:rsidDel="00000000" w:rsidP="00000000" w:rsidRDefault="00000000" w:rsidRPr="00000000" w14:paraId="00000042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22098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%c</w:t>
        <w:br w:type="textWrapping"/>
        <w:t xml:space="preserve">moreThanOne(List):- setof(X, member(X, List), SetList), length(SetList, N), N&gt;1.</w:t>
      </w:r>
    </w:p>
    <w:p w:rsidR="00000000" w:rsidDel="00000000" w:rsidP="00000000" w:rsidRDefault="00000000" w:rsidRPr="00000000" w14:paraId="00000043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setof orders and removes repetitions from List. Therefore, if the length of setof is above one, that means that there is more than 1 number after eliminating repetitions. Meaning there’s at least 2 distinct numbers. </w:t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2578100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%d</w:t>
        <w:br w:type="textWrapping"/>
        <w:t xml:space="preserve">moreThan(List, Number):- setof(X, member(X, List), SetList), length(SetList, N), N&gt;Number.</w:t>
        <w:br w:type="textWrapping"/>
        <w:br w:type="textWrapping"/>
        <w:t xml:space="preserve">%2</w:t>
        <w:br w:type="textWrapping"/>
        <w:t xml:space="preserve">%a (i)</w:t>
      </w:r>
    </w:p>
    <w:p w:rsidR="00000000" w:rsidDel="00000000" w:rsidP="00000000" w:rsidRDefault="00000000" w:rsidRPr="00000000" w14:paraId="00000045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23368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fac(0, 1).</w:t>
        <w:br w:type="textWrapping"/>
        <w:t xml:space="preserve">fac(N, Factorial):- N&gt;0, LowerN is N-1, fac(LowerN, LowerFactorial), Factorial is LowerFactorial * N.</w:t>
        <w:br w:type="textWrapping"/>
        <w:br w:type="textWrapping"/>
        <w:t xml:space="preserve">% ii</w:t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7112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fac2(N, Factorial):- tailFac(N, 1, Factorial).</w:t>
        <w:br w:type="textWrapping"/>
        <w:br w:type="textWrapping"/>
        <w:t xml:space="preserve">tailFac(0, Fac, Fac).</w:t>
        <w:br w:type="textWrapping"/>
        <w:t xml:space="preserve">tailFac(N, Acc, Fac):- N&gt;0, LowerN is N-1, NewAcc is Acc*N, tailFac(LowerN, NewAcc, Fac).</w:t>
        <w:br w:type="textWrapping"/>
        <w:br w:type="textWrapping"/>
        <w:t xml:space="preserve">%b i</w:t>
      </w:r>
    </w:p>
    <w:p w:rsidR="00000000" w:rsidDel="00000000" w:rsidP="00000000" w:rsidRDefault="00000000" w:rsidRPr="00000000" w14:paraId="00000047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32258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fib(0, 0).</w:t>
        <w:br w:type="textWrapping"/>
        <w:t xml:space="preserve">fib(1, 1).</w:t>
        <w:br w:type="textWrapping"/>
        <w:t xml:space="preserve">fib(N, Fibonnacci):- N&gt;1,</w:t>
        <w:br w:type="textWrapping"/>
        <w:t xml:space="preserve">                     LowerN is N-1, LowerN2 is N-2,</w:t>
        <w:br w:type="textWrapping"/>
        <w:t xml:space="preserve">                     fib(LowerN, PR1), fib(LowerN2, PR2),</w:t>
        <w:br w:type="textWrapping"/>
        <w:t xml:space="preserve">                     Fibonnacci is PR1+ PR2.</w:t>
        <w:br w:type="textWrapping"/>
        <w:br w:type="textWrapping"/>
        <w:t xml:space="preserve">% ii</w:t>
      </w:r>
    </w:p>
    <w:p w:rsidR="00000000" w:rsidDel="00000000" w:rsidP="00000000" w:rsidRDefault="00000000" w:rsidRPr="00000000" w14:paraId="00000048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8890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tailFib(N, Fibonnacci):- fibAcc(N, 0, 1, Fibonnacci).</w:t>
      </w:r>
    </w:p>
    <w:p w:rsidR="00000000" w:rsidDel="00000000" w:rsidP="00000000" w:rsidRDefault="00000000" w:rsidRPr="00000000" w14:paraId="00000049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fibAcc(0, </w:t>
      </w:r>
      <w:ins w:author="Jakub Slowinski" w:id="0" w:date="2018-12-04T10:52:42Z">
        <w:r w:rsidDel="00000000" w:rsidR="00000000" w:rsidRPr="00000000">
          <w:rPr>
            <w:rFonts w:ascii="Courier New" w:cs="Courier New" w:eastAsia="Courier New" w:hAnsi="Courier New"/>
            <w:rtl w:val="0"/>
          </w:rPr>
          <w:t xml:space="preserve">Fib</w:t>
        </w:r>
      </w:ins>
      <w:del w:author="Jakub Slowinski" w:id="0" w:date="2018-12-04T10:52:42Z">
        <w:r w:rsidDel="00000000" w:rsidR="00000000" w:rsidRPr="00000000">
          <w:rPr>
            <w:rFonts w:ascii="Courier New" w:cs="Courier New" w:eastAsia="Courier New" w:hAnsi="Courier New"/>
            <w:rtl w:val="0"/>
          </w:rPr>
          <w:delText xml:space="preserve">_</w:delText>
        </w:r>
      </w:del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</w:t>
      </w:r>
      <w:ins w:author="Jakub Slowinski" w:id="1" w:date="2018-12-04T10:52:39Z">
        <w:r w:rsidDel="00000000" w:rsidR="00000000" w:rsidRPr="00000000">
          <w:rPr>
            <w:rFonts w:ascii="Courier New" w:cs="Courier New" w:eastAsia="Courier New" w:hAnsi="Courier New"/>
            <w:rtl w:val="0"/>
          </w:rPr>
          <w:t xml:space="preserve">_</w:t>
        </w:r>
      </w:ins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ik</w:t>
      </w:r>
      <w:del w:author="Jakub Slowinski" w:id="1" w:date="2018-12-04T10:52:39Z">
        <w:r w:rsidDel="00000000" w:rsidR="00000000" w:rsidRPr="00000000">
          <w:rPr>
            <w:rFonts w:ascii="Courier New" w:cs="Courier New" w:eastAsia="Courier New" w:hAnsi="Courier New"/>
            <w:rtl w:val="0"/>
          </w:rPr>
          <w:delText xml:space="preserve">Fib</w:delText>
        </w:r>
      </w:del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Fib).</w:t>
        <w:br w:type="textWrapping"/>
        <w:t xml:space="preserve">fibAcc(N, A, B, Fib):- N&gt;0, NewB is B+A, LowerN is N-1,</w:t>
        <w:br w:type="textWrapping"/>
        <w:t xml:space="preserve">                       fibAcc(LowerN, B, NewB, Fib).</w:t>
        <w:br w:type="textWrapping"/>
        <w:br w:type="textWrapping"/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w11d0ihcl5j6" w:id="5"/>
      <w:bookmarkEnd w:id="5"/>
      <w:r w:rsidDel="00000000" w:rsidR="00000000" w:rsidRPr="00000000">
        <w:rPr>
          <w:rtl w:val="0"/>
        </w:rPr>
        <w:t xml:space="preserve">2015</w:t>
      </w:r>
    </w:p>
    <w:p w:rsidR="00000000" w:rsidDel="00000000" w:rsidP="00000000" w:rsidRDefault="00000000" w:rsidRPr="00000000" w14:paraId="0000004B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%1a[</w:t>
      </w:r>
    </w:p>
    <w:p w:rsidR="00000000" w:rsidDel="00000000" w:rsidP="00000000" w:rsidRDefault="00000000" w:rsidRPr="00000000" w14:paraId="0000004D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26162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% first two are facts, third is a rule, third is best as will verify an item is a lamb and is white</w:t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337820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%b</w:t>
        <w:br w:type="textWrapping"/>
        <w:t xml:space="preserve">% False</w:t>
        <w:br w:type="textWrapping"/>
        <w:t xml:space="preserve">% X = 3+2.</w:t>
        <w:br w:type="textWrapping"/>
        <w:t xml:space="preserve">% False</w:t>
        <w:br w:type="textWrapping"/>
        <w:t xml:space="preserve">% args not instantiated</w:t>
        <w:br w:type="textWrapping"/>
        <w:t xml:space="preserve">% X = 5.</w:t>
        <w:br w:type="textWrapping"/>
        <w:t xml:space="preserve">% false</w:t>
        <w:br w:type="textWrapping"/>
        <w:t xml:space="preserve">% true.</w:t>
        <w:br w:type="textWrapping"/>
        <w:t xml:space="preserve">% true</w:t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2730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%c</w:t>
        <w:br w:type="textWrapping"/>
        <w:t xml:space="preserve">% see 2 c 2017</w:t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3644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%d</w:t>
        <w:br w:type="textWrapping"/>
        <w:t xml:space="preserve">sumOfPowers(N,SoP):- sOP(N, 0, SoP).</w:t>
        <w:br w:type="textWrapping"/>
        <w:br w:type="textWrapping"/>
        <w:t xml:space="preserve">sOP(0, SoP, SoP).</w:t>
        <w:br w:type="textWrapping"/>
        <w:t xml:space="preserve">sOP(N, Acc, SoP):- N&gt;0, NewAcc is Acc + N**N, LowerN is N-1, sOP(LowerN, NewAcc, SoP).</w:t>
        <w:br w:type="textWrapping"/>
        <w:br w:type="textWrapping"/>
        <w:t xml:space="preserve">%2</w:t>
      </w:r>
    </w:p>
    <w:p w:rsidR="00000000" w:rsidDel="00000000" w:rsidP="00000000" w:rsidRDefault="00000000" w:rsidRPr="00000000" w14:paraId="0000004E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965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%a</w:t>
        <w:br w:type="textWrapping"/>
        <w:t xml:space="preserve">member1(X, [X|_]):- !.</w:t>
        <w:br w:type="textWrapping"/>
        <w:t xml:space="preserve">member1(X, [H|T]):- H\=X,  member1(X, T).</w:t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1270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%b</w:t>
        <w:br w:type="textWrapping"/>
        <w:t xml:space="preserve">% cut is green. It has no impact on the results of the code and is only used for efficiency - To stop searching once we’ve found member.</w:t>
      </w:r>
    </w:p>
    <w:p w:rsidR="00000000" w:rsidDel="00000000" w:rsidP="00000000" w:rsidRDefault="00000000" w:rsidRPr="00000000" w14:paraId="0000004F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16002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%c</w:t>
        <w:br w:type="textWrapping"/>
        <w:t xml:space="preserve">last(X, [X]) :- !.</w:t>
        <w:br w:type="textWrapping"/>
        <w:t xml:space="preserve">last(X, [_|T]) :- last(X, T).</w:t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29464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%d</w:t>
        <w:br w:type="textWrapping"/>
        <w:t xml:space="preserve">multiple(X, List):- findall(C, (member(C, List), X=C), XList), length(XList, N), N&gt;1.</w:t>
        <w:br w:type="textWrapping"/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2311400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%e</w:t>
        <w:br w:type="textWrapping"/>
        <w:t xml:space="preserve">next(A, B, [A, B|_]).</w:t>
        <w:br w:type="textWrapping"/>
        <w:t xml:space="preserve">next(A, B, [_|T]):- next(A,B,T).</w:t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10263" cy="937868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9378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%f</w:t>
      </w:r>
    </w:p>
    <w:p w:rsidR="00000000" w:rsidDel="00000000" w:rsidP="00000000" w:rsidRDefault="00000000" w:rsidRPr="00000000" w14:paraId="00000050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% David's good attempt - "Values" is like a stack of possible outcomes.</w:t>
      </w:r>
    </w:p>
    <w:p w:rsidR="00000000" w:rsidDel="00000000" w:rsidP="00000000" w:rsidRDefault="00000000" w:rsidRPr="00000000" w14:paraId="00000051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% getnext(+DefaultValues, +Values, ?NextValues)</w:t>
      </w:r>
    </w:p>
    <w:p w:rsidR="00000000" w:rsidDel="00000000" w:rsidP="00000000" w:rsidRDefault="00000000" w:rsidRPr="00000000" w14:paraId="00000052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%     Get the next set of possible outcomes.</w:t>
      </w:r>
    </w:p>
    <w:p w:rsidR="00000000" w:rsidDel="00000000" w:rsidP="00000000" w:rsidRDefault="00000000" w:rsidRPr="00000000" w14:paraId="00000053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%     e.g. [[x,y],[a],[1,2]] -&gt; [[y],[a],[1,2]] or [[y],[a],[1,2]] -&gt; [[x,y],[a],[2]]</w:t>
      </w:r>
    </w:p>
    <w:p w:rsidR="00000000" w:rsidDel="00000000" w:rsidP="00000000" w:rsidRDefault="00000000" w:rsidRPr="00000000" w14:paraId="00000054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getnext(_, [[_,H2|T]|Values], [[H2|T]|Values]).</w:t>
      </w:r>
    </w:p>
    <w:p w:rsidR="00000000" w:rsidDel="00000000" w:rsidP="00000000" w:rsidRDefault="00000000" w:rsidRPr="00000000" w14:paraId="00000055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getnext([DH|DT], [[_]|Values], [DH|NextValues]) :-</w:t>
      </w:r>
    </w:p>
    <w:p w:rsidR="00000000" w:rsidDel="00000000" w:rsidP="00000000" w:rsidRDefault="00000000" w:rsidRPr="00000000" w14:paraId="00000056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getnext(DT, Values, NextValues).</w:t>
      </w:r>
    </w:p>
    <w:p w:rsidR="00000000" w:rsidDel="00000000" w:rsidP="00000000" w:rsidRDefault="00000000" w:rsidRPr="00000000" w14:paraId="00000057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next3(A1,A2,A3,B1,B2,B3,L1,L2,L3) :-</w:t>
      </w:r>
    </w:p>
    <w:p w:rsidR="00000000" w:rsidDel="00000000" w:rsidP="00000000" w:rsidRDefault="00000000" w:rsidRPr="00000000" w14:paraId="00000059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helper(A1,A2,A3,B1,B2,B3,[L3,L2,L1],[L3,L2,L1]).</w:t>
      </w:r>
    </w:p>
    <w:p w:rsidR="00000000" w:rsidDel="00000000" w:rsidP="00000000" w:rsidRDefault="00000000" w:rsidRPr="00000000" w14:paraId="0000005A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helper(A1,A2,A3,B1,B2,B3,Values,DefaultValues) :-</w:t>
      </w:r>
    </w:p>
    <w:p w:rsidR="00000000" w:rsidDel="00000000" w:rsidP="00000000" w:rsidRDefault="00000000" w:rsidRPr="00000000" w14:paraId="0000005C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Values = [[A3|_],[A2|_],[A1|_]],</w:t>
      </w:r>
    </w:p>
    <w:p w:rsidR="00000000" w:rsidDel="00000000" w:rsidP="00000000" w:rsidRDefault="00000000" w:rsidRPr="00000000" w14:paraId="0000005D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getnext(DefaultValues, Values, [[B3|_],[B2|_],[B1|_]]).</w:t>
      </w:r>
    </w:p>
    <w:p w:rsidR="00000000" w:rsidDel="00000000" w:rsidP="00000000" w:rsidRDefault="00000000" w:rsidRPr="00000000" w14:paraId="0000005E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helper(A1,A2,A3,B1,B2,B3,Values,DefaultValues) :-</w:t>
      </w:r>
    </w:p>
    <w:p w:rsidR="00000000" w:rsidDel="00000000" w:rsidP="00000000" w:rsidRDefault="00000000" w:rsidRPr="00000000" w14:paraId="0000005F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getnext(DefaultValues, Values, NextValues),</w:t>
      </w:r>
    </w:p>
    <w:p w:rsidR="00000000" w:rsidDel="00000000" w:rsidP="00000000" w:rsidRDefault="00000000" w:rsidRPr="00000000" w14:paraId="00000060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helper(A1,A2,A3,B1,B2,B3,NextValues,DefaultValues).</w:t>
      </w:r>
    </w:p>
    <w:p w:rsidR="00000000" w:rsidDel="00000000" w:rsidP="00000000" w:rsidRDefault="00000000" w:rsidRPr="00000000" w14:paraId="00000061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7s6rc0lp8866" w:id="6"/>
      <w:bookmarkEnd w:id="6"/>
      <w:r w:rsidDel="00000000" w:rsidR="00000000" w:rsidRPr="00000000">
        <w:rPr>
          <w:rtl w:val="0"/>
        </w:rPr>
        <w:t xml:space="preserve">2014</w:t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20066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% 1 (a)</w:t>
      </w:r>
    </w:p>
    <w:p w:rsidR="00000000" w:rsidDel="00000000" w:rsidP="00000000" w:rsidRDefault="00000000" w:rsidRPr="00000000" w14:paraId="00000065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% list sum is not tail recursive because it does not return what its recursive call to itself returns. Also a function is said to be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tail recursive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when the recursive call is the last function invoked in the evaluation of the body of the function - which is not the case here</w:t>
      </w:r>
    </w:p>
    <w:p w:rsidR="00000000" w:rsidDel="00000000" w:rsidP="00000000" w:rsidRDefault="00000000" w:rsidRPr="00000000" w14:paraId="00000066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990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listSum(List, Sum):-listSum2(List,0,Sum).</w:t>
      </w:r>
    </w:p>
    <w:p w:rsidR="00000000" w:rsidDel="00000000" w:rsidP="00000000" w:rsidRDefault="00000000" w:rsidRPr="00000000" w14:paraId="00000068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listSum2([],Sum,Sum).</w:t>
      </w:r>
    </w:p>
    <w:p w:rsidR="00000000" w:rsidDel="00000000" w:rsidP="00000000" w:rsidRDefault="00000000" w:rsidRPr="00000000" w14:paraId="0000006A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listSum2([H|T],X,Sum):-NewSum is H+X, listSum2(T,NewSum,Sum).</w:t>
      </w:r>
    </w:p>
    <w:p w:rsidR="00000000" w:rsidDel="00000000" w:rsidP="00000000" w:rsidRDefault="00000000" w:rsidRPr="00000000" w14:paraId="0000006B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17653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listProd(List,Prod) :- listProd2(List,</w:t>
      </w:r>
      <w:ins w:author="Jakub Slowinski" w:id="2" w:date="2018-12-05T12:18:48Z">
        <w:r w:rsidDel="00000000" w:rsidR="00000000" w:rsidRPr="00000000">
          <w:rPr>
            <w:rFonts w:ascii="Consolas" w:cs="Consolas" w:eastAsia="Consolas" w:hAnsi="Consolas"/>
            <w:rtl w:val="0"/>
          </w:rPr>
          <w:t xml:space="preserve">1</w:t>
        </w:r>
      </w:ins>
      <w:del w:author="Jakub Slowinski" w:id="2" w:date="2018-12-05T12:18:48Z">
        <w:r w:rsidDel="00000000" w:rsidR="00000000" w:rsidRPr="00000000">
          <w:rPr>
            <w:rFonts w:ascii="Consolas" w:cs="Consolas" w:eastAsia="Consolas" w:hAnsi="Consolas"/>
            <w:rtl w:val="0"/>
          </w:rPr>
          <w:delText xml:space="preserve">0</w:delText>
        </w:r>
      </w:del>
      <w:r w:rsidDel="00000000" w:rsidR="00000000" w:rsidRPr="00000000">
        <w:rPr>
          <w:rFonts w:ascii="Consolas" w:cs="Consolas" w:eastAsia="Consolas" w:hAnsi="Consolas"/>
          <w:rtl w:val="0"/>
        </w:rPr>
        <w:t xml:space="preserve">,Prod).</w:t>
      </w:r>
    </w:p>
    <w:p w:rsidR="00000000" w:rsidDel="00000000" w:rsidP="00000000" w:rsidRDefault="00000000" w:rsidRPr="00000000" w14:paraId="0000006D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listProd2([], Prod, Prod).</w:t>
      </w:r>
    </w:p>
    <w:p w:rsidR="00000000" w:rsidDel="00000000" w:rsidP="00000000" w:rsidRDefault="00000000" w:rsidRPr="00000000" w14:paraId="0000006F">
      <w:pPr>
        <w:spacing w:line="342.85714285714283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listProd2([H|T], X, Prod):- NewProd is H*X, listProd2(T, NewProd, Prod).</w:t>
      </w:r>
    </w:p>
    <w:p w:rsidR="00000000" w:rsidDel="00000000" w:rsidP="00000000" w:rsidRDefault="00000000" w:rsidRPr="00000000" w14:paraId="00000070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29083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list2N(0, []).</w:t>
      </w:r>
    </w:p>
    <w:p w:rsidR="00000000" w:rsidDel="00000000" w:rsidP="00000000" w:rsidRDefault="00000000" w:rsidRPr="00000000" w14:paraId="00000072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list2N(N, [N|T]):- integer(N), N&gt;=0,  NewN is N-1, list2N(NewN, T).7</w:t>
      </w:r>
    </w:p>
    <w:p w:rsidR="00000000" w:rsidDel="00000000" w:rsidP="00000000" w:rsidRDefault="00000000" w:rsidRPr="00000000" w14:paraId="00000073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31623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nonInc1([]).</w:t>
      </w:r>
    </w:p>
    <w:p w:rsidR="00000000" w:rsidDel="00000000" w:rsidP="00000000" w:rsidRDefault="00000000" w:rsidRPr="00000000" w14:paraId="00000077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nonInc1([_]).</w:t>
      </w:r>
    </w:p>
    <w:p w:rsidR="00000000" w:rsidDel="00000000" w:rsidP="00000000" w:rsidRDefault="00000000" w:rsidRPr="00000000" w14:paraId="00000078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nonInc1([A,B|T]) :- A &gt;= B, nonInc1([B|T]).</w:t>
      </w:r>
    </w:p>
    <w:p w:rsidR="00000000" w:rsidDel="00000000" w:rsidP="00000000" w:rsidRDefault="00000000" w:rsidRPr="00000000" w14:paraId="00000079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3438525"/>
            <wp:effectExtent b="0" l="0" r="0" t="0"/>
            <wp:docPr id="3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76913" cy="973637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973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br w:type="textWrapping"/>
        <w:t xml:space="preserve">%2a)</w:t>
        <w:br w:type="textWrapping"/>
        <w:t xml:space="preserve">subset([],_).</w:t>
        <w:br w:type="textWrapping"/>
        <w:t xml:space="preserve">subset([H|T],L):- member(H,L), subset(T,L).</w:t>
        <w:br w:type="textWrapping"/>
      </w:r>
    </w:p>
    <w:p w:rsidR="00000000" w:rsidDel="00000000" w:rsidP="00000000" w:rsidRDefault="00000000" w:rsidRPr="00000000" w14:paraId="0000007D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8890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%2b)</w:t>
      </w:r>
    </w:p>
    <w:p w:rsidR="00000000" w:rsidDel="00000000" w:rsidP="00000000" w:rsidRDefault="00000000" w:rsidRPr="00000000" w14:paraId="00000080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setEq(L1,L2):- subset(L1,L2), subset(L2,L1).</w:t>
      </w:r>
    </w:p>
    <w:p w:rsidR="00000000" w:rsidDel="00000000" w:rsidP="00000000" w:rsidRDefault="00000000" w:rsidRPr="00000000" w14:paraId="00000081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431800"/>
            <wp:effectExtent b="0" l="0" r="0" t="0"/>
            <wp:docPr id="4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%2c)</w:t>
      </w:r>
    </w:p>
    <w:p w:rsidR="00000000" w:rsidDel="00000000" w:rsidP="00000000" w:rsidRDefault="00000000" w:rsidRPr="00000000" w14:paraId="00000084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setEq2(L1,L2):- setof(X,member(X,L1),Z), setof(Y,member(Y,L2),Z).</w:t>
      </w:r>
    </w:p>
    <w:p w:rsidR="00000000" w:rsidDel="00000000" w:rsidP="00000000" w:rsidRDefault="00000000" w:rsidRPr="00000000" w14:paraId="00000085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876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%2d)</w:t>
      </w:r>
    </w:p>
    <w:p w:rsidR="00000000" w:rsidDel="00000000" w:rsidP="00000000" w:rsidRDefault="00000000" w:rsidRPr="00000000" w14:paraId="00000088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nonmember(X,L):- \+ member(X,L).</w:t>
      </w:r>
    </w:p>
    <w:p w:rsidR="00000000" w:rsidDel="00000000" w:rsidP="00000000" w:rsidRDefault="00000000" w:rsidRPr="00000000" w14:paraId="00000089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1193800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%2e)</w:t>
      </w:r>
    </w:p>
    <w:p w:rsidR="00000000" w:rsidDel="00000000" w:rsidP="00000000" w:rsidRDefault="00000000" w:rsidRPr="00000000" w14:paraId="0000008D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setInt(L1,L2,L3):- append(L1,L2,LU), setEq(LU,L3).</w:t>
      </w:r>
    </w:p>
    <w:p w:rsidR="00000000" w:rsidDel="00000000" w:rsidP="00000000" w:rsidRDefault="00000000" w:rsidRPr="00000000" w14:paraId="0000008E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673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%2f)</w:t>
      </w:r>
    </w:p>
    <w:p w:rsidR="00000000" w:rsidDel="00000000" w:rsidP="00000000" w:rsidRDefault="00000000" w:rsidRPr="00000000" w14:paraId="00000093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setInt2(L1,L2,L3):- setof(X,member(X,L1),A1), setof(Y,member(Y,L2),A2), </w:t>
      </w:r>
    </w:p>
    <w:p w:rsidR="00000000" w:rsidDel="00000000" w:rsidP="00000000" w:rsidRDefault="00000000" w:rsidRPr="00000000" w14:paraId="00000094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append(A1,A2,L3).</w:t>
      </w:r>
    </w:p>
    <w:p w:rsidR="00000000" w:rsidDel="00000000" w:rsidP="00000000" w:rsidRDefault="00000000" w:rsidRPr="00000000" w14:paraId="00000095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memberOfBoth(X,L1,L2):- member(X,L1), member(X,L2).</w:t>
      </w:r>
    </w:p>
    <w:p w:rsidR="00000000" w:rsidDel="00000000" w:rsidP="00000000" w:rsidRDefault="00000000" w:rsidRPr="00000000" w14:paraId="00000096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7239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%2g)</w:t>
      </w:r>
    </w:p>
    <w:p w:rsidR="00000000" w:rsidDel="00000000" w:rsidP="00000000" w:rsidRDefault="00000000" w:rsidRPr="00000000" w14:paraId="0000009A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%(Tim Fernando verified !)</w:t>
      </w:r>
    </w:p>
    <w:p w:rsidR="00000000" w:rsidDel="00000000" w:rsidP="00000000" w:rsidRDefault="00000000" w:rsidRPr="00000000" w14:paraId="0000009B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if(A,B,C):- A, !, B; C.</w:t>
      </w:r>
    </w:p>
    <w:p w:rsidR="00000000" w:rsidDel="00000000" w:rsidP="00000000" w:rsidRDefault="00000000" w:rsidRPr="00000000" w14:paraId="0000009C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17780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42.85714285714283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maxHead(L1,L2):- maxHead([],L1,L2).</w:t>
      </w:r>
    </w:p>
    <w:p w:rsidR="00000000" w:rsidDel="00000000" w:rsidP="00000000" w:rsidRDefault="00000000" w:rsidRPr="00000000" w14:paraId="000000A1">
      <w:pPr>
        <w:spacing w:line="342.85714285714283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42.85714285714283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maxHead(L1,[H|T],L3):- isMax(H,T), append([H|L1],T,L3).</w:t>
      </w:r>
    </w:p>
    <w:p w:rsidR="00000000" w:rsidDel="00000000" w:rsidP="00000000" w:rsidRDefault="00000000" w:rsidRPr="00000000" w14:paraId="000000A3">
      <w:pPr>
        <w:spacing w:line="342.85714285714283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maxHead(L1,[H|T],L3):- append(L1,[H],X), maxHead(X,T,L3).</w:t>
      </w:r>
    </w:p>
    <w:p w:rsidR="00000000" w:rsidDel="00000000" w:rsidP="00000000" w:rsidRDefault="00000000" w:rsidRPr="00000000" w14:paraId="000000A4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isMax(_,[]).</w:t>
      </w:r>
    </w:p>
    <w:p w:rsidR="00000000" w:rsidDel="00000000" w:rsidP="00000000" w:rsidRDefault="00000000" w:rsidRPr="00000000" w14:paraId="000000A6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isMax(X,[H|T]):- X&gt;=H, isMax(X,T).</w:t>
      </w:r>
    </w:p>
    <w:p w:rsidR="00000000" w:rsidDel="00000000" w:rsidP="00000000" w:rsidRDefault="00000000" w:rsidRPr="00000000" w14:paraId="000000A7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42.85714285714283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sectPr>
      <w:footerReference r:id="rId55" w:type="default"/>
      <w:pgSz w:h="16834" w:w="11909"/>
      <w:pgMar w:bottom="1440" w:top="1440" w:left="1440" w:right="1440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rapti Setty" w:id="2" w:date="2018-12-05T18:14:36Z"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append does not deal with duplication but union does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union([1,2],[2,3],[1,2,2,3]). gives false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append([1,2],[2,3],[1,2,2,3]). gives true</w:t>
      </w:r>
    </w:p>
  </w:comment>
  <w:comment w:author="Prapti Setty" w:id="1" w:date="2018-12-05T18:12:01Z"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union2 may return true when there are duplicates in L3 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Eg: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union2([1,2],[2,3],[1,2,2,3]). gives true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union1([1,2],[2,3],[1,2,2,3]). gives false</w:t>
      </w:r>
    </w:p>
  </w:comment>
  <w:comment w:author="Prapti Setty" w:id="0" w:date="2018-12-05T18:10:34Z"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union2 fails when L1 or L2 are empty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union1 will succeed and give a response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14.png"/><Relationship Id="rId41" Type="http://schemas.openxmlformats.org/officeDocument/2006/relationships/image" Target="media/image2.png"/><Relationship Id="rId44" Type="http://schemas.openxmlformats.org/officeDocument/2006/relationships/image" Target="media/image15.png"/><Relationship Id="rId43" Type="http://schemas.openxmlformats.org/officeDocument/2006/relationships/image" Target="media/image35.png"/><Relationship Id="rId46" Type="http://schemas.openxmlformats.org/officeDocument/2006/relationships/image" Target="media/image46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1.png"/><Relationship Id="rId48" Type="http://schemas.openxmlformats.org/officeDocument/2006/relationships/image" Target="media/image29.png"/><Relationship Id="rId47" Type="http://schemas.openxmlformats.org/officeDocument/2006/relationships/image" Target="media/image24.png"/><Relationship Id="rId49" Type="http://schemas.openxmlformats.org/officeDocument/2006/relationships/image" Target="media/image3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0.png"/><Relationship Id="rId8" Type="http://schemas.openxmlformats.org/officeDocument/2006/relationships/image" Target="media/image1.png"/><Relationship Id="rId31" Type="http://schemas.openxmlformats.org/officeDocument/2006/relationships/image" Target="media/image3.png"/><Relationship Id="rId30" Type="http://schemas.openxmlformats.org/officeDocument/2006/relationships/image" Target="media/image19.png"/><Relationship Id="rId33" Type="http://schemas.openxmlformats.org/officeDocument/2006/relationships/image" Target="media/image10.png"/><Relationship Id="rId32" Type="http://schemas.openxmlformats.org/officeDocument/2006/relationships/image" Target="media/image36.png"/><Relationship Id="rId35" Type="http://schemas.openxmlformats.org/officeDocument/2006/relationships/image" Target="media/image12.png"/><Relationship Id="rId34" Type="http://schemas.openxmlformats.org/officeDocument/2006/relationships/image" Target="media/image9.png"/><Relationship Id="rId37" Type="http://schemas.openxmlformats.org/officeDocument/2006/relationships/image" Target="media/image5.png"/><Relationship Id="rId36" Type="http://schemas.openxmlformats.org/officeDocument/2006/relationships/image" Target="media/image4.png"/><Relationship Id="rId39" Type="http://schemas.openxmlformats.org/officeDocument/2006/relationships/image" Target="media/image37.png"/><Relationship Id="rId38" Type="http://schemas.openxmlformats.org/officeDocument/2006/relationships/image" Target="media/image42.png"/><Relationship Id="rId20" Type="http://schemas.openxmlformats.org/officeDocument/2006/relationships/image" Target="media/image43.png"/><Relationship Id="rId22" Type="http://schemas.openxmlformats.org/officeDocument/2006/relationships/image" Target="media/image23.png"/><Relationship Id="rId21" Type="http://schemas.openxmlformats.org/officeDocument/2006/relationships/image" Target="media/image17.png"/><Relationship Id="rId24" Type="http://schemas.openxmlformats.org/officeDocument/2006/relationships/image" Target="media/image47.png"/><Relationship Id="rId23" Type="http://schemas.openxmlformats.org/officeDocument/2006/relationships/image" Target="media/image31.png"/><Relationship Id="rId26" Type="http://schemas.openxmlformats.org/officeDocument/2006/relationships/image" Target="media/image44.png"/><Relationship Id="rId25" Type="http://schemas.openxmlformats.org/officeDocument/2006/relationships/image" Target="media/image38.png"/><Relationship Id="rId28" Type="http://schemas.openxmlformats.org/officeDocument/2006/relationships/image" Target="media/image18.png"/><Relationship Id="rId27" Type="http://schemas.openxmlformats.org/officeDocument/2006/relationships/image" Target="media/image48.png"/><Relationship Id="rId29" Type="http://schemas.openxmlformats.org/officeDocument/2006/relationships/image" Target="media/image26.png"/><Relationship Id="rId51" Type="http://schemas.openxmlformats.org/officeDocument/2006/relationships/image" Target="media/image27.png"/><Relationship Id="rId50" Type="http://schemas.openxmlformats.org/officeDocument/2006/relationships/image" Target="media/image13.png"/><Relationship Id="rId53" Type="http://schemas.openxmlformats.org/officeDocument/2006/relationships/image" Target="media/image45.png"/><Relationship Id="rId52" Type="http://schemas.openxmlformats.org/officeDocument/2006/relationships/image" Target="media/image21.png"/><Relationship Id="rId11" Type="http://schemas.openxmlformats.org/officeDocument/2006/relationships/image" Target="media/image6.png"/><Relationship Id="rId55" Type="http://schemas.openxmlformats.org/officeDocument/2006/relationships/footer" Target="footer1.xml"/><Relationship Id="rId10" Type="http://schemas.openxmlformats.org/officeDocument/2006/relationships/image" Target="media/image40.png"/><Relationship Id="rId54" Type="http://schemas.openxmlformats.org/officeDocument/2006/relationships/image" Target="media/image8.png"/><Relationship Id="rId13" Type="http://schemas.openxmlformats.org/officeDocument/2006/relationships/image" Target="media/image28.png"/><Relationship Id="rId12" Type="http://schemas.openxmlformats.org/officeDocument/2006/relationships/image" Target="media/image32.png"/><Relationship Id="rId15" Type="http://schemas.openxmlformats.org/officeDocument/2006/relationships/image" Target="media/image33.png"/><Relationship Id="rId14" Type="http://schemas.openxmlformats.org/officeDocument/2006/relationships/image" Target="media/image30.png"/><Relationship Id="rId17" Type="http://schemas.openxmlformats.org/officeDocument/2006/relationships/image" Target="media/image25.png"/><Relationship Id="rId16" Type="http://schemas.openxmlformats.org/officeDocument/2006/relationships/image" Target="media/image7.png"/><Relationship Id="rId19" Type="http://schemas.openxmlformats.org/officeDocument/2006/relationships/image" Target="media/image41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